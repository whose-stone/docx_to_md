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B9D0D" w14:textId="26BE2DA7" w:rsidR="00920EA9" w:rsidRDefault="00B41AEF">
      <w:r>
        <w:t>23 APRIL 2021 – Blue Flash # 17</w:t>
      </w:r>
    </w:p>
    <w:p w14:paraId="34306BEF" w14:textId="485D7096" w:rsidR="00BB210B" w:rsidRDefault="00BB210B" w:rsidP="00BB210B">
      <w:r>
        <w:t>U</w:t>
      </w:r>
      <w:r>
        <w:t>nited States v. Cole</w:t>
      </w:r>
      <w:r>
        <w:t xml:space="preserve">   7thCIR   16April2021</w:t>
      </w:r>
    </w:p>
    <w:p w14:paraId="68EA3010" w14:textId="078DCA74" w:rsidR="00B41AEF" w:rsidRDefault="00BB210B" w:rsidP="00BB210B">
      <w:r>
        <w:t>Illinois Trooper Chapman received a message about a Volkswagen with California license plates driving on I-72. Chapman spotted the Volkswagen, driven by Cole, and trailed him, intending to find a pretext for a roadside stop. After another car cut off the Volkswagen, Chapman believed that the Volkswagen trailed that car at an unreasonably close distance. Chapman stopped Cole, requested his papers, and ordered him to sit in the police cruiser. This initial stop lasted 10 minutes. Chapman spent about six minutes questioning Cole about his residence, employment, travel history, plans, vehicle history, and registration information. Chapman told Cole that he would get a warning but that they had to go to a gas station to complete the paperwork because he was concerned for their safety. Chapman testified later that he had already decided that he was not going to release Cole until he searched the car. Driving to the gas station, Chapman requested a drug-sniffing dog and learned that Cole had been arrested for drug crimes 15 years earlier. At the gas station, Cole’s answers became contradictory. Finishing the warning, 30 minutes after the stop, Chapman told Cole that he could not leave because he suspected Cole was transporting drugs. The dog arrived 10 minutes later and quickly alerted. Chapman found several kilograms of methamphetamine and heroin in a hidden compartment. The Seventh Circuit reversed the denial of a motion to suppress. Even assuming that the stop was permissible, the officer prolonged the stop by questioning the driver at length on subjects well beyond the legal justification for the stop, in violation of the Fourth Amendment.</w:t>
      </w:r>
    </w:p>
    <w:p w14:paraId="10BDC791" w14:textId="2BFE1054" w:rsidR="00BB210B" w:rsidRDefault="006E5D0F">
      <w:r>
        <w:t xml:space="preserve">Tags: </w:t>
      </w:r>
      <w:ins w:id="0" w:author="Maine House" w:date="2021-04-24T08:27:00Z">
        <w:r>
          <w:t>Extended Traffic Stop</w:t>
        </w:r>
      </w:ins>
    </w:p>
    <w:p w14:paraId="4C45254E" w14:textId="13B508F7" w:rsidR="00BB210B" w:rsidRDefault="00BB210B"/>
    <w:p w14:paraId="3715F9B8" w14:textId="6C7E71FA" w:rsidR="00F361B5" w:rsidRDefault="00F361B5" w:rsidP="00F361B5">
      <w:pPr>
        <w:rPr>
          <w:ins w:id="1" w:author="Maine House" w:date="2021-04-24T08:33:00Z"/>
        </w:rPr>
      </w:pPr>
      <w:ins w:id="2" w:author="Maine House" w:date="2021-04-24T08:34:00Z">
        <w:r>
          <w:t>A</w:t>
        </w:r>
      </w:ins>
      <w:ins w:id="3" w:author="Maine House" w:date="2021-04-24T08:33:00Z">
        <w:r>
          <w:t>costa v. Georgia</w:t>
        </w:r>
      </w:ins>
      <w:ins w:id="4" w:author="Maine House" w:date="2021-04-24T08:34:00Z">
        <w:r>
          <w:t xml:space="preserve">   </w:t>
        </w:r>
        <w:proofErr w:type="spellStart"/>
        <w:r>
          <w:t>GSSupCt</w:t>
        </w:r>
        <w:proofErr w:type="spellEnd"/>
        <w:r>
          <w:t xml:space="preserve">   </w:t>
        </w:r>
        <w:r w:rsidR="008977B3">
          <w:t>19APR2021</w:t>
        </w:r>
      </w:ins>
    </w:p>
    <w:p w14:paraId="2325A73A" w14:textId="49E76D05" w:rsidR="00BB210B" w:rsidRDefault="00F361B5" w:rsidP="00F361B5">
      <w:pPr>
        <w:rPr>
          <w:ins w:id="5" w:author="Maine House" w:date="2021-04-24T08:34:00Z"/>
        </w:rPr>
      </w:pPr>
      <w:ins w:id="6" w:author="Maine House" w:date="2021-04-24T08:33:00Z">
        <w:r>
          <w:t>Eder Acosta appealed his convictions for malice murder and first-degree cruelty to children in connection with the death of Bryan Guzman. Acosta argued on appeal that the trial court erred in admitting the statements he made during his first interview with law enforcement investigators, and in denying his request to charge the jury on the lesser offense of misdemeanor involuntary manslaughter. Finding no reversible error, the Georgia Supreme Court affirmed.</w:t>
        </w:r>
      </w:ins>
    </w:p>
    <w:p w14:paraId="4E4E338E" w14:textId="2D38F35F" w:rsidR="008977B3" w:rsidRDefault="008977B3" w:rsidP="00F361B5">
      <w:pPr>
        <w:rPr>
          <w:ins w:id="7" w:author="Maine House" w:date="2021-04-24T08:34:00Z"/>
        </w:rPr>
      </w:pPr>
      <w:ins w:id="8" w:author="Maine House" w:date="2021-04-24T08:34:00Z">
        <w:r>
          <w:t>Tags: Custody, Miranda</w:t>
        </w:r>
      </w:ins>
    </w:p>
    <w:p w14:paraId="7CDD42D3" w14:textId="4F598526" w:rsidR="008977B3" w:rsidRDefault="008977B3" w:rsidP="00F361B5">
      <w:pPr>
        <w:rPr>
          <w:ins w:id="9" w:author="Maine House" w:date="2021-04-24T08:34:00Z"/>
        </w:rPr>
      </w:pPr>
    </w:p>
    <w:p w14:paraId="01F891AC" w14:textId="34EAB32D" w:rsidR="008216DC" w:rsidRDefault="004E034D" w:rsidP="008216DC">
      <w:pPr>
        <w:rPr>
          <w:ins w:id="10" w:author="Maine House" w:date="2021-04-24T08:47:00Z"/>
        </w:rPr>
      </w:pPr>
      <w:ins w:id="11" w:author="Maine House" w:date="2021-04-24T08:47:00Z">
        <w:r>
          <w:t>C</w:t>
        </w:r>
        <w:r w:rsidR="008216DC">
          <w:t>rocker v. Beatty</w:t>
        </w:r>
        <w:r>
          <w:t xml:space="preserve">   11thCIR   20APR2021</w:t>
        </w:r>
      </w:ins>
    </w:p>
    <w:p w14:paraId="3855DD3E" w14:textId="361669CE" w:rsidR="008977B3" w:rsidRDefault="008216DC" w:rsidP="008216DC">
      <w:pPr>
        <w:rPr>
          <w:ins w:id="12" w:author="Maine House" w:date="2021-04-24T08:47:00Z"/>
        </w:rPr>
      </w:pPr>
      <w:ins w:id="13" w:author="Maine House" w:date="2021-04-24T08:47:00Z">
        <w:r>
          <w:t xml:space="preserve">Plaintiff filed suit against defendant, a deputy in the sheriff's office, under 42 U.S.C. 1983, alleging that plaintiff's Fourth Amendment rights were violated when the deputy seized his iPhone after plaintiff took photos and videos of a car accident crash scene from an interstate median. The district court granted summary judgment on all of plaintiff's claims except for one, which plaintiff prevailed at trial. The Eleventh Circuit affirmed the district court's order, holding that plaintiff's First Amendment claim is barred by qualified immunity because defendant did not violate clearly established law at the time; plaintiff's false-arrest claims fail because defendant had probable cause to arrest him because plaintiff's car was parked on a limited-access facility in violation of Florida law; and plaintiff's excessive-force claim fails on the merits and, in any event, is barred by qualified immunity. The court noted that, whether it </w:t>
        </w:r>
        <w:r>
          <w:lastRenderedPageBreak/>
          <w:t>analyzed plaintiff's excessive-force claim under the Fourteenth or Fourth Amendment, the court would reach the same result.</w:t>
        </w:r>
      </w:ins>
    </w:p>
    <w:p w14:paraId="14E5CFBE" w14:textId="494DE8B8" w:rsidR="004E034D" w:rsidRDefault="004E034D" w:rsidP="008216DC">
      <w:pPr>
        <w:rPr>
          <w:ins w:id="14" w:author="Maine House" w:date="2021-04-24T08:48:00Z"/>
        </w:rPr>
      </w:pPr>
      <w:ins w:id="15" w:author="Maine House" w:date="2021-04-24T08:47:00Z">
        <w:r>
          <w:t xml:space="preserve">Tags: Fourth Amendment, </w:t>
        </w:r>
      </w:ins>
      <w:ins w:id="16" w:author="Maine House" w:date="2021-04-24T08:48:00Z">
        <w:r>
          <w:t>Qualified Immunity</w:t>
        </w:r>
      </w:ins>
    </w:p>
    <w:p w14:paraId="4CE5BE6C" w14:textId="77777777" w:rsidR="004E034D" w:rsidRDefault="004E034D" w:rsidP="008216DC"/>
    <w:p w14:paraId="1DE1F0CA" w14:textId="7FDF4554" w:rsidR="00BB210B" w:rsidRDefault="00BB210B"/>
    <w:p w14:paraId="3373A073" w14:textId="75DF3C35" w:rsidR="00BB210B" w:rsidRDefault="00BB210B"/>
    <w:p w14:paraId="1015B4B1" w14:textId="2BC1B275" w:rsidR="00BB210B" w:rsidRDefault="00BB210B"/>
    <w:p w14:paraId="40E80945" w14:textId="20B882F2" w:rsidR="00BB210B" w:rsidRDefault="00BB210B">
      <w:r>
        <w:br w:type="page"/>
      </w:r>
    </w:p>
    <w:p w14:paraId="61844073" w14:textId="02556932" w:rsidR="00BB210B" w:rsidRDefault="00BB210B">
      <w:r>
        <w:lastRenderedPageBreak/>
        <w:t>USE OF FORCE CASES</w:t>
      </w:r>
    </w:p>
    <w:p w14:paraId="0427A9B7" w14:textId="52C053E3" w:rsidR="00BB210B" w:rsidRDefault="00BB210B" w:rsidP="00BB210B">
      <w:r>
        <w:t>C</w:t>
      </w:r>
      <w:r>
        <w:t>unningham v. Shelby County</w:t>
      </w:r>
      <w:r>
        <w:t xml:space="preserve">   6thCIR   19APR2021</w:t>
      </w:r>
    </w:p>
    <w:p w14:paraId="21B160FB" w14:textId="375F1FC1" w:rsidR="00BB210B" w:rsidRDefault="00BB210B" w:rsidP="00BB210B">
      <w:r>
        <w:t>The Shelby County Sheriff’s Department dispatcher alerted three deputies that a 911 caller, Nancy Lewellyn, had told the dispatcher that she was suicidal, that she had a gun (possibly a .45 caliber pistol), and that she would kill anyone who came to her residence. Each squad car was equipped with a dashboard camera, which recorded video, sound, and the time of day. At 12:14 p.m., Lewellyn walked outside and turned toward her driveway, carrying in her right hand a BB handgun that resembled a .45 caliber pistol. She began to raise that handgun. The deputies yelled to her then fired shots. Lewellyn continued walking with her right arm extended and the pistol pointing toward her car, Lewellyn leaned on its hood briefly, then turned back toward the house. The shooting continued. Llewellyn collapsed; 11 seconds had elapsed since she exited her house. Ten shots were fired. Lewellyn had deposited the handgun on the sedan’s hood before turning back. The deputies approached and discovered that she was unarmed. Lewellyn died at the scene. In a suit under 42 U.S.C. 1983, the district court rejected the deputies’ claims of qualified immunity. The Sixth Circuit vacated. The reasonableness of a particular use of force must be judged from the perspective of a reasonable officer on the scene, rather than in hindsight. The “facts and circumstances” support the deputies’ contention that reasonable officers would perceive that Lewellyn posed an immediate threat to their safety.</w:t>
      </w:r>
    </w:p>
    <w:p w14:paraId="5752055B" w14:textId="31EC3A39" w:rsidR="00BB210B" w:rsidRDefault="00BB210B" w:rsidP="00BB210B">
      <w:r>
        <w:t>Tags: Use of Force, Deadly Force, Reasonable Officer, hindsight</w:t>
      </w:r>
    </w:p>
    <w:p w14:paraId="3AB1DDB3" w14:textId="77777777" w:rsidR="00BB210B" w:rsidRDefault="00BB210B" w:rsidP="00BB210B"/>
    <w:p w14:paraId="13368D1A" w14:textId="66D674F5" w:rsidR="008977B3" w:rsidRDefault="008977B3" w:rsidP="008977B3">
      <w:pPr>
        <w:rPr>
          <w:ins w:id="17" w:author="Maine House" w:date="2021-04-24T08:40:00Z"/>
        </w:rPr>
      </w:pPr>
      <w:ins w:id="18" w:author="Maine House" w:date="2021-04-24T08:40:00Z">
        <w:r>
          <w:t>A</w:t>
        </w:r>
        <w:r>
          <w:t>guirre v. City of San Antonio</w:t>
        </w:r>
        <w:r>
          <w:t xml:space="preserve">   5thCIR   22APR2021</w:t>
        </w:r>
      </w:ins>
    </w:p>
    <w:p w14:paraId="4D868FB8" w14:textId="776DDECC" w:rsidR="00B41AEF" w:rsidRDefault="008977B3" w:rsidP="008977B3">
      <w:pPr>
        <w:rPr>
          <w:ins w:id="19" w:author="Maine House" w:date="2021-04-24T08:41:00Z"/>
        </w:rPr>
      </w:pPr>
      <w:ins w:id="20" w:author="Maine House" w:date="2021-04-24T08:40:00Z">
        <w:r>
          <w:t xml:space="preserve">Jesse </w:t>
        </w:r>
        <w:proofErr w:type="spellStart"/>
        <w:r>
          <w:t>Aquirre's</w:t>
        </w:r>
        <w:proofErr w:type="spellEnd"/>
        <w:r>
          <w:t xml:space="preserve"> family filed a 42 U.S.C. 1983 action alleging that the San Antonio Police Department violated Aguirre's constitutional rights by causing his death through the use of excessive force. The district court granted summary judgment to the individual officers based on qualified immunity and to the City of San Antonio. The Fifth Circuit reversed the district court's grant of summary judgment for the officers in regard to the excessive force claims. The court weighed the Graham factors and concluded that the first Graham factor—the severity of any crime of which Aguirre was suspected—weighs in favor of it being unreasonable and excessive for the officers to hold Aguirre in the dangerous maximal-restraint position for five and a half minutes, and there are at very least genuine disputes as to the second two Graham factors—whether Aguirre posed a safety threat to officers or others or was resisting the officer's efforts to remove him from the highway and hold him safely until the police wagon arrived. The court explained that these disputes of material facts alone are enough to preclude a finding of summary judgment that the force used by the officers in holding </w:t>
        </w:r>
        <w:proofErr w:type="spellStart"/>
        <w:r>
          <w:t>Aquirre</w:t>
        </w:r>
        <w:proofErr w:type="spellEnd"/>
        <w:r>
          <w:t xml:space="preserve"> in a hog-tie position was constitutionally reasonable. Under Graham and its progeny, the court concluded that it is unreasonable for an officer to use injurious force against a non-resisting, non-dangerous individual who is not suspected of a serious crime, which the court must assume occurred here under Aguirre's version of events. The court also concluded that the summary judgment evidence indicates that a reasonable officer in the officers' position would have known that applying the maximal-restraint position to Aguirre and holding him in this position for an extended period posed a substantial risk of causing his death or serious bodily injury. Therefore, a reasonable jury could find that the officers' use of force constituted "deadly force." Accordingly, the officers are not entitled to summary judgment based on qualified immunity. However, the court affirmed the district court's grant of summary judgment on plaintiffs' </w:t>
        </w:r>
        <w:r>
          <w:lastRenderedPageBreak/>
          <w:t>deliberate indifference claims. Finally, the court affirmed the district court's dismissal of plaintiffs' municipal liability claim; rejected plaintiffs' claims against the City under the Texas Tort Claims Act; and granted the motion to supplement the record and denied the motion to take judicial notice as moot. The court remanded for further proceedings.</w:t>
        </w:r>
      </w:ins>
    </w:p>
    <w:p w14:paraId="4D09426D" w14:textId="3B695024" w:rsidR="008977B3" w:rsidRDefault="008977B3" w:rsidP="008977B3">
      <w:pPr>
        <w:rPr>
          <w:ins w:id="21" w:author="Maine House" w:date="2021-04-24T08:43:00Z"/>
        </w:rPr>
      </w:pPr>
      <w:ins w:id="22" w:author="Maine House" w:date="2021-04-24T08:41:00Z">
        <w:r>
          <w:t>Tags: Use of Force, Restraint</w:t>
        </w:r>
      </w:ins>
    </w:p>
    <w:p w14:paraId="52343C09" w14:textId="38EFFFA2" w:rsidR="008216DC" w:rsidRDefault="008216DC" w:rsidP="008977B3">
      <w:pPr>
        <w:rPr>
          <w:ins w:id="23" w:author="Maine House" w:date="2021-04-24T08:43:00Z"/>
        </w:rPr>
      </w:pPr>
    </w:p>
    <w:p w14:paraId="334CF3A6" w14:textId="2A4090BC" w:rsidR="008216DC" w:rsidRDefault="008216DC" w:rsidP="008216DC">
      <w:pPr>
        <w:rPr>
          <w:ins w:id="24" w:author="Maine House" w:date="2021-04-24T08:43:00Z"/>
        </w:rPr>
      </w:pPr>
      <w:proofErr w:type="spellStart"/>
      <w:ins w:id="25" w:author="Maine House" w:date="2021-04-24T08:43:00Z">
        <w:r>
          <w:t>B</w:t>
        </w:r>
        <w:r>
          <w:t>atyukova</w:t>
        </w:r>
        <w:proofErr w:type="spellEnd"/>
        <w:r>
          <w:t xml:space="preserve"> v. </w:t>
        </w:r>
        <w:proofErr w:type="spellStart"/>
        <w:r>
          <w:t>Doege</w:t>
        </w:r>
        <w:proofErr w:type="spellEnd"/>
        <w:r>
          <w:t xml:space="preserve">   5thCIR   21APR2021</w:t>
        </w:r>
      </w:ins>
    </w:p>
    <w:p w14:paraId="6A2EC5F0" w14:textId="55A7DC5A" w:rsidR="008216DC" w:rsidRDefault="008216DC" w:rsidP="008216DC">
      <w:pPr>
        <w:rPr>
          <w:ins w:id="26" w:author="Maine House" w:date="2021-04-24T08:43:00Z"/>
        </w:rPr>
      </w:pPr>
      <w:ins w:id="27" w:author="Maine House" w:date="2021-04-24T08:43:00Z">
        <w:r>
          <w:t xml:space="preserve">The Fifth Circuit affirmed the district court's grant of qualified immunity and summary judgment to defendant on plaintiff's 42 U.S.C. 1983 claims, alleging that defendant, an off-duty sheriff's deputy at the time, used excessive force when he shot her several times. Plaintiff had emerged from a stopped vehicle and would not follow defendant's demands, and when she reached behind her waist, defendant feared that she might be reaching for a weapon and shot her. The court concluded that defendant made a </w:t>
        </w:r>
        <w:proofErr w:type="gramStart"/>
        <w:r>
          <w:t>split second</w:t>
        </w:r>
        <w:proofErr w:type="gramEnd"/>
        <w:r>
          <w:t xml:space="preserve"> decision to use deadly force against a non-compliant person who made a movement consistent with reaching for a weapon, and plaintiff failed to identify clearly established law prohibiting defendant's use of deadly force. Plaintiff also alleged that defendant shot her in retaliation for engagement in activity protected by the First Amendment. The court agreed with the district court that plaintiff did not present evidence that her speech and expressive conduct was a </w:t>
        </w:r>
        <w:proofErr w:type="spellStart"/>
        <w:r>
          <w:t>but</w:t>
        </w:r>
        <w:proofErr w:type="spellEnd"/>
        <w:r>
          <w:t>-for cause of the shooting. In this case, defendant did not discharge his firearm at plaintiff when she began shouting expletives at him or when she was walking towards him. Rather, he shot her when she reached her hand behind her back towards the waistband of her pants. Finally, plaintiff has not shown that defendant responded to her medical needs with deliberate indifference.</w:t>
        </w:r>
      </w:ins>
    </w:p>
    <w:p w14:paraId="23BD592A" w14:textId="431E1820" w:rsidR="008216DC" w:rsidRDefault="008216DC" w:rsidP="008216DC">
      <w:pPr>
        <w:rPr>
          <w:ins w:id="28" w:author="Maine House" w:date="2021-04-24T08:43:00Z"/>
        </w:rPr>
      </w:pPr>
      <w:ins w:id="29" w:author="Maine House" w:date="2021-04-24T08:43:00Z">
        <w:r>
          <w:t>Tags: Use of Force, Deadly Force</w:t>
        </w:r>
      </w:ins>
    </w:p>
    <w:p w14:paraId="74905E10" w14:textId="61756EDE" w:rsidR="008216DC" w:rsidRDefault="008216DC" w:rsidP="008216DC">
      <w:pPr>
        <w:rPr>
          <w:ins w:id="30" w:author="Maine House" w:date="2021-04-24T08:43:00Z"/>
        </w:rPr>
      </w:pPr>
    </w:p>
    <w:p w14:paraId="712B1994" w14:textId="77777777" w:rsidR="008216DC" w:rsidRDefault="008216DC" w:rsidP="008216DC"/>
    <w:sectPr w:rsidR="00821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ine House">
    <w15:presenceInfo w15:providerId="None" w15:userId="Maine Hous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5E9"/>
    <w:rsid w:val="004E034D"/>
    <w:rsid w:val="006D1225"/>
    <w:rsid w:val="006E5D0F"/>
    <w:rsid w:val="007753F1"/>
    <w:rsid w:val="008216DC"/>
    <w:rsid w:val="008977B3"/>
    <w:rsid w:val="00B41AEF"/>
    <w:rsid w:val="00BB210B"/>
    <w:rsid w:val="00F23A57"/>
    <w:rsid w:val="00F361B5"/>
    <w:rsid w:val="00FC7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584A7"/>
  <w15:chartTrackingRefBased/>
  <w15:docId w15:val="{D4B615C9-C2B0-4C45-AB40-787210B8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4394</TotalTime>
  <Pages>4</Pages>
  <Words>1357</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4</cp:revision>
  <dcterms:created xsi:type="dcterms:W3CDTF">2021-04-23T15:20:00Z</dcterms:created>
  <dcterms:modified xsi:type="dcterms:W3CDTF">2021-04-26T16:34:00Z</dcterms:modified>
</cp:coreProperties>
</file>